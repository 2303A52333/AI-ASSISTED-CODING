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4113" w14:textId="7E9814D3" w:rsidR="004B43BE" w:rsidRDefault="00B47624">
      <w:pPr>
        <w:rPr>
          <w:sz w:val="44"/>
          <w:szCs w:val="44"/>
        </w:rPr>
      </w:pPr>
      <w:r w:rsidRPr="00B47624">
        <w:rPr>
          <w:sz w:val="44"/>
          <w:szCs w:val="44"/>
        </w:rPr>
        <w:t xml:space="preserve">      </w:t>
      </w:r>
      <w:r>
        <w:rPr>
          <w:sz w:val="44"/>
          <w:szCs w:val="44"/>
        </w:rPr>
        <w:t xml:space="preserve">                   </w:t>
      </w:r>
      <w:r w:rsidRPr="00B47624">
        <w:rPr>
          <w:sz w:val="44"/>
          <w:szCs w:val="44"/>
        </w:rPr>
        <w:t>LAB ASSIGNMENT 5.3</w:t>
      </w:r>
    </w:p>
    <w:p w14:paraId="2F597C08" w14:textId="60355442" w:rsidR="00B47624" w:rsidRPr="00B47624" w:rsidRDefault="00B47624">
      <w:pPr>
        <w:rPr>
          <w:sz w:val="32"/>
          <w:szCs w:val="32"/>
        </w:rPr>
      </w:pPr>
      <w:r w:rsidRPr="00B47624">
        <w:rPr>
          <w:sz w:val="32"/>
          <w:szCs w:val="32"/>
        </w:rPr>
        <w:t>Pindi Sharanya Reddy</w:t>
      </w:r>
    </w:p>
    <w:p w14:paraId="6C2569A2" w14:textId="704DB6B2" w:rsidR="00B47624" w:rsidRPr="00B47624" w:rsidRDefault="00B47624">
      <w:pPr>
        <w:rPr>
          <w:sz w:val="32"/>
          <w:szCs w:val="32"/>
        </w:rPr>
      </w:pPr>
      <w:r w:rsidRPr="00B47624">
        <w:rPr>
          <w:sz w:val="32"/>
          <w:szCs w:val="32"/>
        </w:rPr>
        <w:t>2303A52333</w:t>
      </w:r>
    </w:p>
    <w:p w14:paraId="30AFCD59" w14:textId="172260C8" w:rsidR="00B47624" w:rsidRDefault="00B47624">
      <w:pPr>
        <w:rPr>
          <w:sz w:val="32"/>
          <w:szCs w:val="32"/>
        </w:rPr>
      </w:pPr>
      <w:r w:rsidRPr="00B47624">
        <w:rPr>
          <w:sz w:val="32"/>
          <w:szCs w:val="32"/>
        </w:rPr>
        <w:t>Batch 42</w:t>
      </w:r>
    </w:p>
    <w:p w14:paraId="7287393B" w14:textId="77777777" w:rsidR="00B47624" w:rsidRDefault="00B47624">
      <w:pPr>
        <w:rPr>
          <w:sz w:val="32"/>
          <w:szCs w:val="32"/>
        </w:rPr>
      </w:pPr>
    </w:p>
    <w:p w14:paraId="7702E92F" w14:textId="058EDD3C" w:rsidR="00B47624" w:rsidRDefault="00B47624">
      <w:pPr>
        <w:rPr>
          <w:sz w:val="32"/>
          <w:szCs w:val="32"/>
        </w:rPr>
      </w:pPr>
      <w:r>
        <w:rPr>
          <w:sz w:val="32"/>
          <w:szCs w:val="32"/>
        </w:rPr>
        <w:t>TASK 1</w:t>
      </w:r>
    </w:p>
    <w:p w14:paraId="66564149" w14:textId="6D2CCB51" w:rsidR="00B47624" w:rsidRDefault="00B47624">
      <w:pPr>
        <w:rPr>
          <w:sz w:val="32"/>
          <w:szCs w:val="32"/>
        </w:rPr>
      </w:pPr>
      <w:r w:rsidRPr="00B47624">
        <w:rPr>
          <w:sz w:val="32"/>
          <w:szCs w:val="32"/>
        </w:rPr>
        <w:t>Privacy and Data Security in AI-Generated Code</w:t>
      </w:r>
    </w:p>
    <w:p w14:paraId="11EC31D2" w14:textId="6FF147CD" w:rsidR="00B47624" w:rsidRDefault="00B47624">
      <w:pPr>
        <w:rPr>
          <w:sz w:val="32"/>
          <w:szCs w:val="32"/>
        </w:rPr>
      </w:pPr>
      <w:r>
        <w:rPr>
          <w:sz w:val="32"/>
          <w:szCs w:val="32"/>
        </w:rPr>
        <w:t>Prompt:</w:t>
      </w:r>
    </w:p>
    <w:p w14:paraId="721844ED" w14:textId="7A8D8F3C" w:rsidR="00B47624" w:rsidRDefault="00B47624">
      <w:pPr>
        <w:rPr>
          <w:sz w:val="32"/>
          <w:szCs w:val="32"/>
        </w:rPr>
      </w:pPr>
      <w:r w:rsidRPr="00B47624">
        <w:rPr>
          <w:sz w:val="32"/>
          <w:szCs w:val="32"/>
        </w:rPr>
        <w:t xml:space="preserve">AI tools may create insecure login systems. Generate a simple Python login program, </w:t>
      </w:r>
      <w:proofErr w:type="spellStart"/>
      <w:r w:rsidRPr="00B47624">
        <w:rPr>
          <w:sz w:val="32"/>
          <w:szCs w:val="32"/>
        </w:rPr>
        <w:t>analyze</w:t>
      </w:r>
      <w:proofErr w:type="spellEnd"/>
      <w:r w:rsidRPr="00B47624">
        <w:rPr>
          <w:sz w:val="32"/>
          <w:szCs w:val="32"/>
        </w:rPr>
        <w:t xml:space="preserve"> it for risks like hardcoded credentials, plain-text passwords, or weak logic, then revise it to be secure using hashing and input validation. Provide the insecure code, the risks, the secure version, and a short explanation of improvements</w:t>
      </w:r>
      <w:r>
        <w:rPr>
          <w:sz w:val="32"/>
          <w:szCs w:val="32"/>
        </w:rPr>
        <w:t>.</w:t>
      </w:r>
    </w:p>
    <w:p w14:paraId="23CC6F6F" w14:textId="17CED355" w:rsidR="00B47624" w:rsidRDefault="00B47624">
      <w:pPr>
        <w:rPr>
          <w:sz w:val="32"/>
          <w:szCs w:val="32"/>
        </w:rPr>
      </w:pPr>
      <w:r>
        <w:rPr>
          <w:sz w:val="32"/>
          <w:szCs w:val="32"/>
        </w:rPr>
        <w:t>Code:</w:t>
      </w:r>
    </w:p>
    <w:p w14:paraId="0C255896" w14:textId="12771A0D" w:rsidR="00B47624" w:rsidRDefault="005A0CC5">
      <w:pPr>
        <w:rPr>
          <w:sz w:val="32"/>
          <w:szCs w:val="32"/>
        </w:rPr>
      </w:pPr>
      <w:r w:rsidRPr="005A0CC5">
        <w:rPr>
          <w:noProof/>
          <w:sz w:val="32"/>
          <w:szCs w:val="32"/>
        </w:rPr>
        <w:drawing>
          <wp:inline distT="0" distB="0" distL="0" distR="0" wp14:anchorId="7E2F1F50" wp14:editId="79EA5E6C">
            <wp:extent cx="5731510" cy="2995930"/>
            <wp:effectExtent l="0" t="0" r="2540" b="0"/>
            <wp:docPr id="98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09" name=""/>
                    <pic:cNvPicPr/>
                  </pic:nvPicPr>
                  <pic:blipFill>
                    <a:blip r:embed="rId4"/>
                    <a:stretch>
                      <a:fillRect/>
                    </a:stretch>
                  </pic:blipFill>
                  <pic:spPr>
                    <a:xfrm>
                      <a:off x="0" y="0"/>
                      <a:ext cx="5731510" cy="2995930"/>
                    </a:xfrm>
                    <a:prstGeom prst="rect">
                      <a:avLst/>
                    </a:prstGeom>
                  </pic:spPr>
                </pic:pic>
              </a:graphicData>
            </a:graphic>
          </wp:inline>
        </w:drawing>
      </w:r>
    </w:p>
    <w:p w14:paraId="2A9D2CB6" w14:textId="250E8865" w:rsidR="005A0CC5" w:rsidRDefault="005A0CC5">
      <w:pPr>
        <w:rPr>
          <w:sz w:val="32"/>
          <w:szCs w:val="32"/>
        </w:rPr>
      </w:pPr>
      <w:r w:rsidRPr="005A0CC5">
        <w:rPr>
          <w:noProof/>
          <w:sz w:val="32"/>
          <w:szCs w:val="32"/>
        </w:rPr>
        <w:lastRenderedPageBreak/>
        <w:drawing>
          <wp:inline distT="0" distB="0" distL="0" distR="0" wp14:anchorId="39934C2E" wp14:editId="5B40F651">
            <wp:extent cx="5731510" cy="2774950"/>
            <wp:effectExtent l="0" t="0" r="2540" b="6350"/>
            <wp:docPr id="6445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0208" name=""/>
                    <pic:cNvPicPr/>
                  </pic:nvPicPr>
                  <pic:blipFill>
                    <a:blip r:embed="rId5"/>
                    <a:stretch>
                      <a:fillRect/>
                    </a:stretch>
                  </pic:blipFill>
                  <pic:spPr>
                    <a:xfrm>
                      <a:off x="0" y="0"/>
                      <a:ext cx="5731510" cy="2774950"/>
                    </a:xfrm>
                    <a:prstGeom prst="rect">
                      <a:avLst/>
                    </a:prstGeom>
                  </pic:spPr>
                </pic:pic>
              </a:graphicData>
            </a:graphic>
          </wp:inline>
        </w:drawing>
      </w:r>
    </w:p>
    <w:p w14:paraId="1F2E09BE" w14:textId="6EE7E584" w:rsidR="00E967CA" w:rsidRDefault="005A0CC5">
      <w:pPr>
        <w:rPr>
          <w:sz w:val="32"/>
          <w:szCs w:val="32"/>
        </w:rPr>
      </w:pPr>
      <w:r w:rsidRPr="005A0CC5">
        <w:rPr>
          <w:noProof/>
          <w:sz w:val="32"/>
          <w:szCs w:val="32"/>
        </w:rPr>
        <w:drawing>
          <wp:inline distT="0" distB="0" distL="0" distR="0" wp14:anchorId="04766DD6" wp14:editId="6D29928C">
            <wp:extent cx="5731510" cy="784225"/>
            <wp:effectExtent l="0" t="0" r="2540" b="0"/>
            <wp:docPr id="483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401" name=""/>
                    <pic:cNvPicPr/>
                  </pic:nvPicPr>
                  <pic:blipFill>
                    <a:blip r:embed="rId6"/>
                    <a:stretch>
                      <a:fillRect/>
                    </a:stretch>
                  </pic:blipFill>
                  <pic:spPr>
                    <a:xfrm>
                      <a:off x="0" y="0"/>
                      <a:ext cx="5731510" cy="784225"/>
                    </a:xfrm>
                    <a:prstGeom prst="rect">
                      <a:avLst/>
                    </a:prstGeom>
                  </pic:spPr>
                </pic:pic>
              </a:graphicData>
            </a:graphic>
          </wp:inline>
        </w:drawing>
      </w:r>
    </w:p>
    <w:p w14:paraId="726BA25F" w14:textId="0A7E301F" w:rsidR="00E967CA" w:rsidRDefault="00E967CA">
      <w:pPr>
        <w:rPr>
          <w:sz w:val="32"/>
          <w:szCs w:val="32"/>
        </w:rPr>
      </w:pPr>
      <w:r>
        <w:rPr>
          <w:sz w:val="32"/>
          <w:szCs w:val="32"/>
        </w:rPr>
        <w:t>Output:</w:t>
      </w:r>
    </w:p>
    <w:p w14:paraId="72E6F248" w14:textId="002CEE32" w:rsidR="005A0CC5" w:rsidRDefault="005A0CC5">
      <w:pPr>
        <w:rPr>
          <w:sz w:val="32"/>
          <w:szCs w:val="32"/>
        </w:rPr>
      </w:pPr>
      <w:r w:rsidRPr="005A0CC5">
        <w:rPr>
          <w:noProof/>
          <w:sz w:val="32"/>
          <w:szCs w:val="32"/>
        </w:rPr>
        <w:drawing>
          <wp:inline distT="0" distB="0" distL="0" distR="0" wp14:anchorId="56BAA218" wp14:editId="5C6A67B0">
            <wp:extent cx="5731510" cy="3108960"/>
            <wp:effectExtent l="0" t="0" r="2540" b="0"/>
            <wp:docPr id="9727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5853" name=""/>
                    <pic:cNvPicPr/>
                  </pic:nvPicPr>
                  <pic:blipFill>
                    <a:blip r:embed="rId7"/>
                    <a:stretch>
                      <a:fillRect/>
                    </a:stretch>
                  </pic:blipFill>
                  <pic:spPr>
                    <a:xfrm>
                      <a:off x="0" y="0"/>
                      <a:ext cx="5731510" cy="3108960"/>
                    </a:xfrm>
                    <a:prstGeom prst="rect">
                      <a:avLst/>
                    </a:prstGeom>
                  </pic:spPr>
                </pic:pic>
              </a:graphicData>
            </a:graphic>
          </wp:inline>
        </w:drawing>
      </w:r>
    </w:p>
    <w:p w14:paraId="13DEEE62" w14:textId="721BDD47" w:rsidR="007B0164" w:rsidRDefault="007B0164">
      <w:pPr>
        <w:rPr>
          <w:sz w:val="32"/>
          <w:szCs w:val="32"/>
        </w:rPr>
      </w:pPr>
      <w:r w:rsidRPr="007B0164">
        <w:rPr>
          <w:noProof/>
          <w:sz w:val="32"/>
          <w:szCs w:val="32"/>
        </w:rPr>
        <w:drawing>
          <wp:inline distT="0" distB="0" distL="0" distR="0" wp14:anchorId="3204D399" wp14:editId="1B6ADB94">
            <wp:extent cx="5731510" cy="1041400"/>
            <wp:effectExtent l="0" t="0" r="2540" b="6350"/>
            <wp:docPr id="15218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0029" name=""/>
                    <pic:cNvPicPr/>
                  </pic:nvPicPr>
                  <pic:blipFill>
                    <a:blip r:embed="rId8"/>
                    <a:stretch>
                      <a:fillRect/>
                    </a:stretch>
                  </pic:blipFill>
                  <pic:spPr>
                    <a:xfrm>
                      <a:off x="0" y="0"/>
                      <a:ext cx="5731510" cy="1041400"/>
                    </a:xfrm>
                    <a:prstGeom prst="rect">
                      <a:avLst/>
                    </a:prstGeom>
                  </pic:spPr>
                </pic:pic>
              </a:graphicData>
            </a:graphic>
          </wp:inline>
        </w:drawing>
      </w:r>
    </w:p>
    <w:p w14:paraId="3AB084D5" w14:textId="5D456796" w:rsidR="00E967CA" w:rsidRDefault="00E967CA">
      <w:pPr>
        <w:rPr>
          <w:sz w:val="32"/>
          <w:szCs w:val="32"/>
        </w:rPr>
      </w:pPr>
    </w:p>
    <w:p w14:paraId="35DC0081" w14:textId="3D16BA89" w:rsidR="00E967CA" w:rsidRDefault="00E967CA">
      <w:pPr>
        <w:rPr>
          <w:sz w:val="32"/>
          <w:szCs w:val="32"/>
        </w:rPr>
      </w:pPr>
    </w:p>
    <w:p w14:paraId="58F2C7CC" w14:textId="3015AAF1" w:rsidR="00E967CA" w:rsidRDefault="00E967CA">
      <w:pPr>
        <w:rPr>
          <w:sz w:val="32"/>
          <w:szCs w:val="32"/>
        </w:rPr>
      </w:pPr>
      <w:r>
        <w:rPr>
          <w:sz w:val="32"/>
          <w:szCs w:val="32"/>
        </w:rPr>
        <w:t>Justification:</w:t>
      </w:r>
    </w:p>
    <w:p w14:paraId="54A9D34B" w14:textId="0ED7B308" w:rsidR="00E967CA" w:rsidRDefault="00E967CA">
      <w:pPr>
        <w:rPr>
          <w:sz w:val="32"/>
          <w:szCs w:val="32"/>
        </w:rPr>
      </w:pPr>
      <w:r w:rsidRPr="00E967CA">
        <w:rPr>
          <w:sz w:val="32"/>
          <w:szCs w:val="32"/>
        </w:rPr>
        <w:t>The AI-generated login code was insecure because it used hardcoded credentials and plain-text password comparison. These issues can expose sensitive data and allow unauthorized access. The revised code improves security by using password hashing and basic input validation, making the system safer and more reliable.</w:t>
      </w:r>
    </w:p>
    <w:p w14:paraId="2F884A30" w14:textId="77777777" w:rsidR="00E967CA" w:rsidRDefault="00E967CA">
      <w:pPr>
        <w:rPr>
          <w:sz w:val="32"/>
          <w:szCs w:val="32"/>
        </w:rPr>
      </w:pPr>
    </w:p>
    <w:p w14:paraId="1121546B" w14:textId="532BE4A8" w:rsidR="00E967CA" w:rsidRDefault="00E967CA">
      <w:pPr>
        <w:rPr>
          <w:sz w:val="32"/>
          <w:szCs w:val="32"/>
        </w:rPr>
      </w:pPr>
      <w:r>
        <w:rPr>
          <w:sz w:val="32"/>
          <w:szCs w:val="32"/>
        </w:rPr>
        <w:t>TASK 2</w:t>
      </w:r>
    </w:p>
    <w:p w14:paraId="702D71D7" w14:textId="16DBE61E" w:rsidR="00E967CA" w:rsidRDefault="00E967CA">
      <w:pPr>
        <w:rPr>
          <w:sz w:val="32"/>
          <w:szCs w:val="32"/>
        </w:rPr>
      </w:pPr>
      <w:r w:rsidRPr="00E967CA">
        <w:rPr>
          <w:sz w:val="32"/>
          <w:szCs w:val="32"/>
        </w:rPr>
        <w:t>Bias Detection in AI-Generated Decision Systems</w:t>
      </w:r>
    </w:p>
    <w:p w14:paraId="6352F383" w14:textId="71CF161C" w:rsidR="00E967CA" w:rsidRDefault="00E967CA">
      <w:pPr>
        <w:rPr>
          <w:sz w:val="32"/>
          <w:szCs w:val="32"/>
        </w:rPr>
      </w:pPr>
      <w:r>
        <w:rPr>
          <w:sz w:val="32"/>
          <w:szCs w:val="32"/>
        </w:rPr>
        <w:t>Prompt:</w:t>
      </w:r>
    </w:p>
    <w:p w14:paraId="2DDB4769" w14:textId="77777777" w:rsidR="00E967CA" w:rsidRPr="00E967CA" w:rsidRDefault="00E967CA" w:rsidP="00E967CA">
      <w:pPr>
        <w:rPr>
          <w:sz w:val="32"/>
          <w:szCs w:val="32"/>
        </w:rPr>
      </w:pPr>
      <w:r w:rsidRPr="00E967CA">
        <w:rPr>
          <w:sz w:val="32"/>
          <w:szCs w:val="32"/>
        </w:rPr>
        <w:t xml:space="preserve">AI systems can unintentionally introduce bias in decision-making. Generate a simple loan approval system in Python, then vary applicant names and genders to test if the logic treats them unfairly or relies on irrelevant personal attributes. </w:t>
      </w:r>
      <w:proofErr w:type="spellStart"/>
      <w:r w:rsidRPr="00E967CA">
        <w:rPr>
          <w:sz w:val="32"/>
          <w:szCs w:val="32"/>
        </w:rPr>
        <w:t>Analyze</w:t>
      </w:r>
      <w:proofErr w:type="spellEnd"/>
      <w:r w:rsidRPr="00E967CA">
        <w:rPr>
          <w:sz w:val="32"/>
          <w:szCs w:val="32"/>
        </w:rPr>
        <w:t xml:space="preserve"> the code for biased logic, discuss fairness issues, and suggest strategies to reduce or remove bias. The output should include the Python code, identified risks, fairness discussion, and mitigation methods.</w:t>
      </w:r>
    </w:p>
    <w:p w14:paraId="2755DA79" w14:textId="65320473" w:rsidR="007B0164" w:rsidRDefault="00E967CA">
      <w:pPr>
        <w:rPr>
          <w:sz w:val="32"/>
          <w:szCs w:val="32"/>
        </w:rPr>
      </w:pPr>
      <w:r>
        <w:rPr>
          <w:sz w:val="32"/>
          <w:szCs w:val="32"/>
        </w:rPr>
        <w:t>Code:</w:t>
      </w:r>
    </w:p>
    <w:p w14:paraId="777A0120" w14:textId="22E2DA53" w:rsidR="007B0164" w:rsidRDefault="007B0164">
      <w:pPr>
        <w:rPr>
          <w:sz w:val="32"/>
          <w:szCs w:val="32"/>
        </w:rPr>
      </w:pPr>
      <w:r w:rsidRPr="007B0164">
        <w:rPr>
          <w:noProof/>
          <w:sz w:val="32"/>
          <w:szCs w:val="32"/>
        </w:rPr>
        <w:drawing>
          <wp:inline distT="0" distB="0" distL="0" distR="0" wp14:anchorId="73DE6583" wp14:editId="35E937BE">
            <wp:extent cx="5562886" cy="2133710"/>
            <wp:effectExtent l="0" t="0" r="0" b="0"/>
            <wp:docPr id="113858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4276" name=""/>
                    <pic:cNvPicPr/>
                  </pic:nvPicPr>
                  <pic:blipFill>
                    <a:blip r:embed="rId9"/>
                    <a:stretch>
                      <a:fillRect/>
                    </a:stretch>
                  </pic:blipFill>
                  <pic:spPr>
                    <a:xfrm>
                      <a:off x="0" y="0"/>
                      <a:ext cx="5562886" cy="2133710"/>
                    </a:xfrm>
                    <a:prstGeom prst="rect">
                      <a:avLst/>
                    </a:prstGeom>
                  </pic:spPr>
                </pic:pic>
              </a:graphicData>
            </a:graphic>
          </wp:inline>
        </w:drawing>
      </w:r>
    </w:p>
    <w:p w14:paraId="00B17B91" w14:textId="30511D2C" w:rsidR="00E967CA" w:rsidRDefault="007B0164">
      <w:pPr>
        <w:rPr>
          <w:sz w:val="32"/>
          <w:szCs w:val="32"/>
        </w:rPr>
      </w:pPr>
      <w:r w:rsidRPr="007B0164">
        <w:rPr>
          <w:noProof/>
          <w:sz w:val="32"/>
          <w:szCs w:val="32"/>
        </w:rPr>
        <w:lastRenderedPageBreak/>
        <w:drawing>
          <wp:inline distT="0" distB="0" distL="0" distR="0" wp14:anchorId="32D8F7D4" wp14:editId="06DEAA2A">
            <wp:extent cx="5731510" cy="2026920"/>
            <wp:effectExtent l="0" t="0" r="2540" b="0"/>
            <wp:docPr id="23367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3163" name=""/>
                    <pic:cNvPicPr/>
                  </pic:nvPicPr>
                  <pic:blipFill>
                    <a:blip r:embed="rId10"/>
                    <a:stretch>
                      <a:fillRect/>
                    </a:stretch>
                  </pic:blipFill>
                  <pic:spPr>
                    <a:xfrm>
                      <a:off x="0" y="0"/>
                      <a:ext cx="5731510" cy="2026920"/>
                    </a:xfrm>
                    <a:prstGeom prst="rect">
                      <a:avLst/>
                    </a:prstGeom>
                  </pic:spPr>
                </pic:pic>
              </a:graphicData>
            </a:graphic>
          </wp:inline>
        </w:drawing>
      </w:r>
    </w:p>
    <w:p w14:paraId="637A228D" w14:textId="59DEE7CC" w:rsidR="007B0164" w:rsidRDefault="007B0164">
      <w:pPr>
        <w:rPr>
          <w:sz w:val="32"/>
          <w:szCs w:val="32"/>
        </w:rPr>
      </w:pPr>
      <w:r>
        <w:rPr>
          <w:sz w:val="32"/>
          <w:szCs w:val="32"/>
        </w:rPr>
        <w:t>Output:</w:t>
      </w:r>
    </w:p>
    <w:p w14:paraId="678C813F" w14:textId="627CD678" w:rsidR="007B0164" w:rsidRDefault="007B0164">
      <w:pPr>
        <w:rPr>
          <w:sz w:val="32"/>
          <w:szCs w:val="32"/>
        </w:rPr>
      </w:pPr>
      <w:r w:rsidRPr="007B0164">
        <w:rPr>
          <w:noProof/>
          <w:sz w:val="32"/>
          <w:szCs w:val="32"/>
        </w:rPr>
        <w:drawing>
          <wp:inline distT="0" distB="0" distL="0" distR="0" wp14:anchorId="6A3CAF74" wp14:editId="5D8DB5C6">
            <wp:extent cx="5731510" cy="998220"/>
            <wp:effectExtent l="0" t="0" r="2540" b="0"/>
            <wp:docPr id="16938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6358" name=""/>
                    <pic:cNvPicPr/>
                  </pic:nvPicPr>
                  <pic:blipFill>
                    <a:blip r:embed="rId11"/>
                    <a:stretch>
                      <a:fillRect/>
                    </a:stretch>
                  </pic:blipFill>
                  <pic:spPr>
                    <a:xfrm>
                      <a:off x="0" y="0"/>
                      <a:ext cx="5731510" cy="998220"/>
                    </a:xfrm>
                    <a:prstGeom prst="rect">
                      <a:avLst/>
                    </a:prstGeom>
                  </pic:spPr>
                </pic:pic>
              </a:graphicData>
            </a:graphic>
          </wp:inline>
        </w:drawing>
      </w:r>
    </w:p>
    <w:p w14:paraId="69CE27C0" w14:textId="36734A3D" w:rsidR="007B0164" w:rsidRDefault="007B0164">
      <w:pPr>
        <w:rPr>
          <w:sz w:val="32"/>
          <w:szCs w:val="32"/>
        </w:rPr>
      </w:pPr>
      <w:r w:rsidRPr="007B0164">
        <w:rPr>
          <w:noProof/>
          <w:sz w:val="32"/>
          <w:szCs w:val="32"/>
        </w:rPr>
        <w:drawing>
          <wp:inline distT="0" distB="0" distL="0" distR="0" wp14:anchorId="7FF3CEE9" wp14:editId="4755CF28">
            <wp:extent cx="5296172" cy="1124008"/>
            <wp:effectExtent l="0" t="0" r="0" b="0"/>
            <wp:docPr id="12721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7110" name=""/>
                    <pic:cNvPicPr/>
                  </pic:nvPicPr>
                  <pic:blipFill>
                    <a:blip r:embed="rId12"/>
                    <a:stretch>
                      <a:fillRect/>
                    </a:stretch>
                  </pic:blipFill>
                  <pic:spPr>
                    <a:xfrm>
                      <a:off x="0" y="0"/>
                      <a:ext cx="5296172" cy="1124008"/>
                    </a:xfrm>
                    <a:prstGeom prst="rect">
                      <a:avLst/>
                    </a:prstGeom>
                  </pic:spPr>
                </pic:pic>
              </a:graphicData>
            </a:graphic>
          </wp:inline>
        </w:drawing>
      </w:r>
    </w:p>
    <w:p w14:paraId="0CFEED1D" w14:textId="361848B8" w:rsidR="007B0164" w:rsidRDefault="007B0164">
      <w:pPr>
        <w:rPr>
          <w:sz w:val="32"/>
          <w:szCs w:val="32"/>
        </w:rPr>
      </w:pPr>
      <w:r>
        <w:rPr>
          <w:sz w:val="32"/>
          <w:szCs w:val="32"/>
        </w:rPr>
        <w:t>Justification:</w:t>
      </w:r>
    </w:p>
    <w:p w14:paraId="218DCB63" w14:textId="77777777" w:rsidR="007B0164" w:rsidRPr="007B0164" w:rsidRDefault="007B0164" w:rsidP="007B0164">
      <w:pPr>
        <w:rPr>
          <w:sz w:val="32"/>
          <w:szCs w:val="32"/>
        </w:rPr>
      </w:pPr>
      <w:r w:rsidRPr="007B0164">
        <w:rPr>
          <w:sz w:val="32"/>
          <w:szCs w:val="32"/>
        </w:rPr>
        <w:t>The initial AI-generated system was biased because it used gender as a decision factor. This caused unfair rejection despite sufficient income. The revised system removes personal attributes and relies only on financial data. This ensures fairness, transparency, and unbiased decision-making.</w:t>
      </w:r>
    </w:p>
    <w:p w14:paraId="15BDDEC5" w14:textId="77777777" w:rsidR="007B0164" w:rsidRDefault="007B0164">
      <w:pPr>
        <w:rPr>
          <w:sz w:val="32"/>
          <w:szCs w:val="32"/>
        </w:rPr>
      </w:pPr>
    </w:p>
    <w:p w14:paraId="20BFC9FF" w14:textId="4ED84348" w:rsidR="007B0164" w:rsidRDefault="007B0164">
      <w:pPr>
        <w:rPr>
          <w:sz w:val="32"/>
          <w:szCs w:val="32"/>
        </w:rPr>
      </w:pPr>
      <w:r>
        <w:rPr>
          <w:sz w:val="32"/>
          <w:szCs w:val="32"/>
        </w:rPr>
        <w:t>TASK 3</w:t>
      </w:r>
    </w:p>
    <w:p w14:paraId="069773C6" w14:textId="3BF03E3A" w:rsidR="007B0164" w:rsidRDefault="007B0164" w:rsidP="007B0164">
      <w:pPr>
        <w:rPr>
          <w:sz w:val="32"/>
          <w:szCs w:val="32"/>
        </w:rPr>
      </w:pPr>
      <w:r w:rsidRPr="007B0164">
        <w:rPr>
          <w:sz w:val="32"/>
          <w:szCs w:val="32"/>
        </w:rPr>
        <w:t>Transparency and Explainability in AI-Generated Code (Recursive</w:t>
      </w:r>
      <w:r>
        <w:rPr>
          <w:sz w:val="32"/>
          <w:szCs w:val="32"/>
        </w:rPr>
        <w:t xml:space="preserve"> </w:t>
      </w:r>
      <w:r w:rsidRPr="007B0164">
        <w:rPr>
          <w:sz w:val="32"/>
          <w:szCs w:val="32"/>
        </w:rPr>
        <w:t>Binary Search)</w:t>
      </w:r>
    </w:p>
    <w:p w14:paraId="5424C978" w14:textId="50E6BE83" w:rsidR="007B0164" w:rsidRDefault="007B0164" w:rsidP="007B0164">
      <w:pPr>
        <w:rPr>
          <w:sz w:val="32"/>
          <w:szCs w:val="32"/>
        </w:rPr>
      </w:pPr>
      <w:r>
        <w:rPr>
          <w:sz w:val="32"/>
          <w:szCs w:val="32"/>
        </w:rPr>
        <w:t>Prompt:</w:t>
      </w:r>
    </w:p>
    <w:p w14:paraId="69890B89" w14:textId="72E4D0BA" w:rsidR="007B0164" w:rsidRDefault="007B0164" w:rsidP="007B0164">
      <w:pPr>
        <w:rPr>
          <w:sz w:val="32"/>
          <w:szCs w:val="32"/>
        </w:rPr>
      </w:pPr>
      <w:r w:rsidRPr="007B0164">
        <w:rPr>
          <w:sz w:val="32"/>
          <w:szCs w:val="32"/>
        </w:rPr>
        <w:lastRenderedPageBreak/>
        <w:t xml:space="preserve">AI-generated code should be clear and easy to understand. Create a Python program that uses recursion to implement binary search on a sorted list. Include inline comments and a step-by-step explanation of the base case and recursive case. Then </w:t>
      </w:r>
      <w:proofErr w:type="spellStart"/>
      <w:r w:rsidRPr="007B0164">
        <w:rPr>
          <w:sz w:val="32"/>
          <w:szCs w:val="32"/>
        </w:rPr>
        <w:t>analyze</w:t>
      </w:r>
      <w:proofErr w:type="spellEnd"/>
      <w:r w:rsidRPr="007B0164">
        <w:rPr>
          <w:sz w:val="32"/>
          <w:szCs w:val="32"/>
        </w:rPr>
        <w:t xml:space="preserve"> whether the explanation matches the code logic and if it is understandable for beginner students. The output should be the Python program, comments and explanation, plus an assessment of clarity and transparency.</w:t>
      </w:r>
    </w:p>
    <w:p w14:paraId="49225334" w14:textId="72A2A21F" w:rsidR="007B0164" w:rsidRDefault="007B0164" w:rsidP="007B0164">
      <w:pPr>
        <w:rPr>
          <w:sz w:val="32"/>
          <w:szCs w:val="32"/>
        </w:rPr>
      </w:pPr>
      <w:r>
        <w:rPr>
          <w:sz w:val="32"/>
          <w:szCs w:val="32"/>
        </w:rPr>
        <w:t>Code:</w:t>
      </w:r>
    </w:p>
    <w:p w14:paraId="7F00792E" w14:textId="5A356228" w:rsidR="007B0164" w:rsidRDefault="002E6C40" w:rsidP="007B0164">
      <w:pPr>
        <w:rPr>
          <w:sz w:val="32"/>
          <w:szCs w:val="32"/>
        </w:rPr>
      </w:pPr>
      <w:r w:rsidRPr="002E6C40">
        <w:rPr>
          <w:noProof/>
          <w:sz w:val="32"/>
          <w:szCs w:val="32"/>
        </w:rPr>
        <w:drawing>
          <wp:inline distT="0" distB="0" distL="0" distR="0" wp14:anchorId="4D037C43" wp14:editId="61D71AAD">
            <wp:extent cx="5731510" cy="3298190"/>
            <wp:effectExtent l="0" t="0" r="2540" b="0"/>
            <wp:docPr id="65615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8514" name=""/>
                    <pic:cNvPicPr/>
                  </pic:nvPicPr>
                  <pic:blipFill>
                    <a:blip r:embed="rId13"/>
                    <a:stretch>
                      <a:fillRect/>
                    </a:stretch>
                  </pic:blipFill>
                  <pic:spPr>
                    <a:xfrm>
                      <a:off x="0" y="0"/>
                      <a:ext cx="5731510" cy="3298190"/>
                    </a:xfrm>
                    <a:prstGeom prst="rect">
                      <a:avLst/>
                    </a:prstGeom>
                  </pic:spPr>
                </pic:pic>
              </a:graphicData>
            </a:graphic>
          </wp:inline>
        </w:drawing>
      </w:r>
    </w:p>
    <w:p w14:paraId="68B3261D" w14:textId="7FA63AE9" w:rsidR="002E6C40" w:rsidRDefault="002E6C40" w:rsidP="007B0164">
      <w:pPr>
        <w:rPr>
          <w:sz w:val="32"/>
          <w:szCs w:val="32"/>
        </w:rPr>
      </w:pPr>
      <w:r>
        <w:rPr>
          <w:sz w:val="32"/>
          <w:szCs w:val="32"/>
        </w:rPr>
        <w:t>Output:</w:t>
      </w:r>
    </w:p>
    <w:p w14:paraId="50CF20C4" w14:textId="4AC9FA35" w:rsidR="002E6C40" w:rsidRDefault="002E6C40" w:rsidP="007B0164">
      <w:pPr>
        <w:rPr>
          <w:sz w:val="32"/>
          <w:szCs w:val="32"/>
        </w:rPr>
      </w:pPr>
      <w:r w:rsidRPr="002E6C40">
        <w:rPr>
          <w:noProof/>
          <w:sz w:val="32"/>
          <w:szCs w:val="32"/>
        </w:rPr>
        <w:drawing>
          <wp:inline distT="0" distB="0" distL="0" distR="0" wp14:anchorId="4190A410" wp14:editId="6F115285">
            <wp:extent cx="5731510" cy="638175"/>
            <wp:effectExtent l="0" t="0" r="2540" b="9525"/>
            <wp:docPr id="12323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4360" name=""/>
                    <pic:cNvPicPr/>
                  </pic:nvPicPr>
                  <pic:blipFill>
                    <a:blip r:embed="rId14"/>
                    <a:stretch>
                      <a:fillRect/>
                    </a:stretch>
                  </pic:blipFill>
                  <pic:spPr>
                    <a:xfrm>
                      <a:off x="0" y="0"/>
                      <a:ext cx="5731510" cy="638175"/>
                    </a:xfrm>
                    <a:prstGeom prst="rect">
                      <a:avLst/>
                    </a:prstGeom>
                  </pic:spPr>
                </pic:pic>
              </a:graphicData>
            </a:graphic>
          </wp:inline>
        </w:drawing>
      </w:r>
    </w:p>
    <w:p w14:paraId="03F94A61" w14:textId="67D65D0A" w:rsidR="002E6C40" w:rsidRDefault="002E6C40" w:rsidP="007B0164">
      <w:pPr>
        <w:rPr>
          <w:sz w:val="32"/>
          <w:szCs w:val="32"/>
        </w:rPr>
      </w:pPr>
      <w:r>
        <w:rPr>
          <w:sz w:val="32"/>
          <w:szCs w:val="32"/>
        </w:rPr>
        <w:t>Justification:</w:t>
      </w:r>
    </w:p>
    <w:p w14:paraId="401E2FA0" w14:textId="6B666552" w:rsidR="002E6C40" w:rsidRDefault="002E6C40" w:rsidP="007B0164">
      <w:pPr>
        <w:rPr>
          <w:sz w:val="32"/>
          <w:szCs w:val="32"/>
        </w:rPr>
      </w:pPr>
      <w:r w:rsidRPr="002E6C40">
        <w:rPr>
          <w:sz w:val="32"/>
          <w:szCs w:val="32"/>
        </w:rPr>
        <w:t>The AI-generated code is transparent and easy to understand due to clear comments and structure.</w:t>
      </w:r>
      <w:r w:rsidRPr="002E6C40">
        <w:rPr>
          <w:sz w:val="32"/>
          <w:szCs w:val="32"/>
        </w:rPr>
        <w:br/>
        <w:t>The base case and recursive cases are correctly explained and implemented.</w:t>
      </w:r>
      <w:r w:rsidRPr="002E6C40">
        <w:rPr>
          <w:sz w:val="32"/>
          <w:szCs w:val="32"/>
        </w:rPr>
        <w:br/>
        <w:t>The logic is simple enough for beginner-level students to follow.</w:t>
      </w:r>
      <w:r w:rsidRPr="002E6C40">
        <w:rPr>
          <w:sz w:val="32"/>
          <w:szCs w:val="32"/>
        </w:rPr>
        <w:br/>
      </w:r>
      <w:r w:rsidRPr="002E6C40">
        <w:rPr>
          <w:sz w:val="32"/>
          <w:szCs w:val="32"/>
        </w:rPr>
        <w:lastRenderedPageBreak/>
        <w:t>Overall, the program demonstrates good explainability and correctness in AI-generated code.</w:t>
      </w:r>
    </w:p>
    <w:p w14:paraId="2BF91E43" w14:textId="77777777" w:rsidR="002E6C40" w:rsidRDefault="002E6C40" w:rsidP="007B0164">
      <w:pPr>
        <w:rPr>
          <w:sz w:val="32"/>
          <w:szCs w:val="32"/>
        </w:rPr>
      </w:pPr>
    </w:p>
    <w:p w14:paraId="28690183" w14:textId="21BE27A2" w:rsidR="002E6C40" w:rsidRDefault="002E6C40" w:rsidP="007B0164">
      <w:pPr>
        <w:rPr>
          <w:sz w:val="32"/>
          <w:szCs w:val="32"/>
        </w:rPr>
      </w:pPr>
      <w:r>
        <w:rPr>
          <w:sz w:val="32"/>
          <w:szCs w:val="32"/>
        </w:rPr>
        <w:t>TASK 4</w:t>
      </w:r>
    </w:p>
    <w:p w14:paraId="73E05DF4" w14:textId="0BED6F97" w:rsidR="002E6C40" w:rsidRDefault="002E6C40" w:rsidP="007B0164">
      <w:pPr>
        <w:rPr>
          <w:sz w:val="32"/>
          <w:szCs w:val="32"/>
        </w:rPr>
      </w:pPr>
      <w:r w:rsidRPr="002E6C40">
        <w:rPr>
          <w:sz w:val="32"/>
          <w:szCs w:val="32"/>
        </w:rPr>
        <w:t>Ethical Evaluation of AI-Based Scoring Systems</w:t>
      </w:r>
    </w:p>
    <w:p w14:paraId="263992FC" w14:textId="7EB44E2A" w:rsidR="002E6C40" w:rsidRDefault="002E6C40" w:rsidP="007B0164">
      <w:pPr>
        <w:rPr>
          <w:sz w:val="32"/>
          <w:szCs w:val="32"/>
        </w:rPr>
      </w:pPr>
      <w:r>
        <w:rPr>
          <w:sz w:val="32"/>
          <w:szCs w:val="32"/>
        </w:rPr>
        <w:t>Prompt:</w:t>
      </w:r>
    </w:p>
    <w:p w14:paraId="7F2A73BE" w14:textId="77777777" w:rsidR="002E6C40" w:rsidRPr="002E6C40" w:rsidRDefault="002E6C40" w:rsidP="002E6C40">
      <w:pPr>
        <w:rPr>
          <w:sz w:val="32"/>
          <w:szCs w:val="32"/>
        </w:rPr>
      </w:pPr>
      <w:r w:rsidRPr="002E6C40">
        <w:rPr>
          <w:sz w:val="32"/>
          <w:szCs w:val="32"/>
        </w:rPr>
        <w:t>AI-generated scoring systems can affect hiring fairness.</w:t>
      </w:r>
      <w:r w:rsidRPr="002E6C40">
        <w:rPr>
          <w:sz w:val="32"/>
          <w:szCs w:val="32"/>
        </w:rPr>
        <w:br/>
        <w:t>Generate a Python program to score applicants based on skills, experience, and education.</w:t>
      </w:r>
      <w:r w:rsidRPr="002E6C40">
        <w:rPr>
          <w:sz w:val="32"/>
          <w:szCs w:val="32"/>
        </w:rPr>
        <w:br/>
      </w:r>
      <w:proofErr w:type="spellStart"/>
      <w:r w:rsidRPr="002E6C40">
        <w:rPr>
          <w:sz w:val="32"/>
          <w:szCs w:val="32"/>
        </w:rPr>
        <w:t>Analyze</w:t>
      </w:r>
      <w:proofErr w:type="spellEnd"/>
      <w:r w:rsidRPr="002E6C40">
        <w:rPr>
          <w:sz w:val="32"/>
          <w:szCs w:val="32"/>
        </w:rPr>
        <w:t xml:space="preserve"> whether gender, names, or irrelevant attributes influence the scoring logic.</w:t>
      </w:r>
      <w:r w:rsidRPr="002E6C40">
        <w:rPr>
          <w:sz w:val="32"/>
          <w:szCs w:val="32"/>
        </w:rPr>
        <w:br/>
        <w:t>Provide the code, identify bias if present, and give an ethical evaluation of fairness.</w:t>
      </w:r>
    </w:p>
    <w:p w14:paraId="16A6DD6E" w14:textId="4F358556" w:rsidR="002E6C40" w:rsidRDefault="002E6C40" w:rsidP="007B0164">
      <w:pPr>
        <w:rPr>
          <w:sz w:val="32"/>
          <w:szCs w:val="32"/>
        </w:rPr>
      </w:pPr>
      <w:r>
        <w:rPr>
          <w:sz w:val="32"/>
          <w:szCs w:val="32"/>
        </w:rPr>
        <w:t>Code:</w:t>
      </w:r>
    </w:p>
    <w:p w14:paraId="35210821" w14:textId="69BD9CDC" w:rsidR="002E6C40" w:rsidRDefault="002E6C40" w:rsidP="007B0164">
      <w:pPr>
        <w:rPr>
          <w:sz w:val="32"/>
          <w:szCs w:val="32"/>
        </w:rPr>
      </w:pPr>
      <w:r w:rsidRPr="002E6C40">
        <w:rPr>
          <w:noProof/>
          <w:sz w:val="32"/>
          <w:szCs w:val="32"/>
        </w:rPr>
        <w:drawing>
          <wp:inline distT="0" distB="0" distL="0" distR="0" wp14:anchorId="2A37A061" wp14:editId="592D554E">
            <wp:extent cx="5731510" cy="2489200"/>
            <wp:effectExtent l="0" t="0" r="2540" b="6350"/>
            <wp:docPr id="79756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2054" name=""/>
                    <pic:cNvPicPr/>
                  </pic:nvPicPr>
                  <pic:blipFill>
                    <a:blip r:embed="rId15"/>
                    <a:stretch>
                      <a:fillRect/>
                    </a:stretch>
                  </pic:blipFill>
                  <pic:spPr>
                    <a:xfrm>
                      <a:off x="0" y="0"/>
                      <a:ext cx="5731510" cy="2489200"/>
                    </a:xfrm>
                    <a:prstGeom prst="rect">
                      <a:avLst/>
                    </a:prstGeom>
                  </pic:spPr>
                </pic:pic>
              </a:graphicData>
            </a:graphic>
          </wp:inline>
        </w:drawing>
      </w:r>
    </w:p>
    <w:p w14:paraId="0316BDE1" w14:textId="2316852F" w:rsidR="002E6C40" w:rsidRDefault="002E6C40" w:rsidP="007B0164">
      <w:pPr>
        <w:rPr>
          <w:sz w:val="32"/>
          <w:szCs w:val="32"/>
        </w:rPr>
      </w:pPr>
      <w:r>
        <w:rPr>
          <w:sz w:val="32"/>
          <w:szCs w:val="32"/>
        </w:rPr>
        <w:t>Output:</w:t>
      </w:r>
    </w:p>
    <w:p w14:paraId="4A3B850C" w14:textId="146484C0" w:rsidR="002E6C40" w:rsidRDefault="002E6C40" w:rsidP="007B0164">
      <w:pPr>
        <w:rPr>
          <w:sz w:val="32"/>
          <w:szCs w:val="32"/>
        </w:rPr>
      </w:pPr>
      <w:r w:rsidRPr="002E6C40">
        <w:rPr>
          <w:noProof/>
          <w:sz w:val="32"/>
          <w:szCs w:val="32"/>
        </w:rPr>
        <w:lastRenderedPageBreak/>
        <w:drawing>
          <wp:inline distT="0" distB="0" distL="0" distR="0" wp14:anchorId="6F458546" wp14:editId="5916D23A">
            <wp:extent cx="5543835" cy="1511378"/>
            <wp:effectExtent l="0" t="0" r="0" b="0"/>
            <wp:docPr id="32451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6740" name=""/>
                    <pic:cNvPicPr/>
                  </pic:nvPicPr>
                  <pic:blipFill>
                    <a:blip r:embed="rId16"/>
                    <a:stretch>
                      <a:fillRect/>
                    </a:stretch>
                  </pic:blipFill>
                  <pic:spPr>
                    <a:xfrm>
                      <a:off x="0" y="0"/>
                      <a:ext cx="5543835" cy="1511378"/>
                    </a:xfrm>
                    <a:prstGeom prst="rect">
                      <a:avLst/>
                    </a:prstGeom>
                  </pic:spPr>
                </pic:pic>
              </a:graphicData>
            </a:graphic>
          </wp:inline>
        </w:drawing>
      </w:r>
    </w:p>
    <w:p w14:paraId="35652063" w14:textId="52190E47" w:rsidR="002E6C40" w:rsidRDefault="002E6C40" w:rsidP="007B0164">
      <w:pPr>
        <w:rPr>
          <w:sz w:val="32"/>
          <w:szCs w:val="32"/>
        </w:rPr>
      </w:pPr>
      <w:r>
        <w:rPr>
          <w:sz w:val="32"/>
          <w:szCs w:val="32"/>
        </w:rPr>
        <w:t>Justification:</w:t>
      </w:r>
    </w:p>
    <w:p w14:paraId="56BBF9D5" w14:textId="58E0DEE2" w:rsidR="002E6C40" w:rsidRDefault="002E6C40" w:rsidP="007B0164">
      <w:pPr>
        <w:rPr>
          <w:sz w:val="32"/>
          <w:szCs w:val="32"/>
        </w:rPr>
      </w:pPr>
      <w:r w:rsidRPr="002E6C40">
        <w:rPr>
          <w:sz w:val="32"/>
          <w:szCs w:val="32"/>
        </w:rPr>
        <w:t>The AI-generated system shows bias by using gender in scoring.</w:t>
      </w:r>
      <w:r w:rsidRPr="002E6C40">
        <w:rPr>
          <w:sz w:val="32"/>
          <w:szCs w:val="32"/>
        </w:rPr>
        <w:br/>
        <w:t>This can unfairly influence hiring decisions.</w:t>
      </w:r>
      <w:r w:rsidRPr="002E6C40">
        <w:rPr>
          <w:sz w:val="32"/>
          <w:szCs w:val="32"/>
        </w:rPr>
        <w:br/>
        <w:t>Removing sensitive attributes improves fairness and objectivity.</w:t>
      </w:r>
      <w:r w:rsidRPr="002E6C40">
        <w:rPr>
          <w:sz w:val="32"/>
          <w:szCs w:val="32"/>
        </w:rPr>
        <w:br/>
        <w:t>Ethical evaluation is essential before deploying AI scoring systems.</w:t>
      </w:r>
    </w:p>
    <w:p w14:paraId="56ED516E" w14:textId="77777777" w:rsidR="002E6C40" w:rsidRDefault="002E6C40" w:rsidP="007B0164">
      <w:pPr>
        <w:rPr>
          <w:sz w:val="32"/>
          <w:szCs w:val="32"/>
        </w:rPr>
      </w:pPr>
    </w:p>
    <w:p w14:paraId="3713DBCC" w14:textId="68052B3B" w:rsidR="002E6C40" w:rsidRDefault="002E6C40" w:rsidP="007B0164">
      <w:pPr>
        <w:rPr>
          <w:sz w:val="32"/>
          <w:szCs w:val="32"/>
        </w:rPr>
      </w:pPr>
      <w:r>
        <w:rPr>
          <w:sz w:val="32"/>
          <w:szCs w:val="32"/>
        </w:rPr>
        <w:t>TASK 5</w:t>
      </w:r>
    </w:p>
    <w:p w14:paraId="3DC70B30" w14:textId="0B9E9BE5" w:rsidR="002E6C40" w:rsidRDefault="002E6C40" w:rsidP="007B0164">
      <w:pPr>
        <w:rPr>
          <w:sz w:val="32"/>
          <w:szCs w:val="32"/>
        </w:rPr>
      </w:pPr>
      <w:r w:rsidRPr="002E6C40">
        <w:rPr>
          <w:sz w:val="32"/>
          <w:szCs w:val="32"/>
        </w:rPr>
        <w:t>Inclusiveness and Ethical Variable Design</w:t>
      </w:r>
    </w:p>
    <w:p w14:paraId="5605738C" w14:textId="30FC30BE" w:rsidR="002E6C40" w:rsidRDefault="002E6C40" w:rsidP="007B0164">
      <w:pPr>
        <w:rPr>
          <w:sz w:val="32"/>
          <w:szCs w:val="32"/>
        </w:rPr>
      </w:pPr>
      <w:r>
        <w:rPr>
          <w:sz w:val="32"/>
          <w:szCs w:val="32"/>
        </w:rPr>
        <w:t>Prompt:</w:t>
      </w:r>
    </w:p>
    <w:p w14:paraId="5602C251" w14:textId="77777777" w:rsidR="002E6C40" w:rsidRPr="002E6C40" w:rsidRDefault="002E6C40" w:rsidP="002E6C40">
      <w:pPr>
        <w:rPr>
          <w:sz w:val="32"/>
          <w:szCs w:val="32"/>
        </w:rPr>
      </w:pPr>
      <w:r w:rsidRPr="002E6C40">
        <w:rPr>
          <w:sz w:val="32"/>
          <w:szCs w:val="32"/>
        </w:rPr>
        <w:t>AI-generated code should avoid assumptions about gender or identity.</w:t>
      </w:r>
      <w:r w:rsidRPr="002E6C40">
        <w:rPr>
          <w:sz w:val="32"/>
          <w:szCs w:val="32"/>
        </w:rPr>
        <w:br/>
        <w:t>Generate a Python snippet that processes user or employee details.</w:t>
      </w:r>
      <w:r w:rsidRPr="002E6C40">
        <w:rPr>
          <w:sz w:val="32"/>
          <w:szCs w:val="32"/>
        </w:rPr>
        <w:br/>
      </w:r>
      <w:proofErr w:type="spellStart"/>
      <w:r w:rsidRPr="002E6C40">
        <w:rPr>
          <w:sz w:val="32"/>
          <w:szCs w:val="32"/>
        </w:rPr>
        <w:t>Analyze</w:t>
      </w:r>
      <w:proofErr w:type="spellEnd"/>
      <w:r w:rsidRPr="002E6C40">
        <w:rPr>
          <w:sz w:val="32"/>
          <w:szCs w:val="32"/>
        </w:rPr>
        <w:t xml:space="preserve"> it for gender-specific variables, non-inclusive naming, or biased logic.</w:t>
      </w:r>
      <w:r w:rsidRPr="002E6C40">
        <w:rPr>
          <w:sz w:val="32"/>
          <w:szCs w:val="32"/>
        </w:rPr>
        <w:br/>
        <w:t>Revise the code with gender-neutral variables and explain how inclusiveness was improved.</w:t>
      </w:r>
    </w:p>
    <w:p w14:paraId="10640EBF" w14:textId="604166A5" w:rsidR="002E6C40" w:rsidRDefault="002E6C40" w:rsidP="007B0164">
      <w:pPr>
        <w:rPr>
          <w:sz w:val="32"/>
          <w:szCs w:val="32"/>
        </w:rPr>
      </w:pPr>
      <w:r>
        <w:rPr>
          <w:sz w:val="32"/>
          <w:szCs w:val="32"/>
        </w:rPr>
        <w:t>Code:</w:t>
      </w:r>
    </w:p>
    <w:p w14:paraId="03808DDB" w14:textId="73F316ED" w:rsidR="002E6C40" w:rsidRDefault="002E6C40" w:rsidP="007B0164">
      <w:pPr>
        <w:rPr>
          <w:sz w:val="32"/>
          <w:szCs w:val="32"/>
        </w:rPr>
      </w:pPr>
      <w:r w:rsidRPr="002E6C40">
        <w:rPr>
          <w:noProof/>
          <w:sz w:val="32"/>
          <w:szCs w:val="32"/>
        </w:rPr>
        <w:lastRenderedPageBreak/>
        <w:drawing>
          <wp:inline distT="0" distB="0" distL="0" distR="0" wp14:anchorId="4FC38A51" wp14:editId="3661C805">
            <wp:extent cx="5731510" cy="1958975"/>
            <wp:effectExtent l="0" t="0" r="2540" b="3175"/>
            <wp:docPr id="179685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8853" name=""/>
                    <pic:cNvPicPr/>
                  </pic:nvPicPr>
                  <pic:blipFill>
                    <a:blip r:embed="rId17"/>
                    <a:stretch>
                      <a:fillRect/>
                    </a:stretch>
                  </pic:blipFill>
                  <pic:spPr>
                    <a:xfrm>
                      <a:off x="0" y="0"/>
                      <a:ext cx="5731510" cy="1958975"/>
                    </a:xfrm>
                    <a:prstGeom prst="rect">
                      <a:avLst/>
                    </a:prstGeom>
                  </pic:spPr>
                </pic:pic>
              </a:graphicData>
            </a:graphic>
          </wp:inline>
        </w:drawing>
      </w:r>
    </w:p>
    <w:p w14:paraId="0B6667CF" w14:textId="4E674D22" w:rsidR="002E6C40" w:rsidRDefault="00061AC7" w:rsidP="007B0164">
      <w:pPr>
        <w:rPr>
          <w:sz w:val="32"/>
          <w:szCs w:val="32"/>
        </w:rPr>
      </w:pPr>
      <w:r w:rsidRPr="00061AC7">
        <w:rPr>
          <w:noProof/>
          <w:sz w:val="32"/>
          <w:szCs w:val="32"/>
        </w:rPr>
        <w:drawing>
          <wp:inline distT="0" distB="0" distL="0" distR="0" wp14:anchorId="6C06EE8F" wp14:editId="7E0FC05B">
            <wp:extent cx="5731510" cy="1985645"/>
            <wp:effectExtent l="0" t="0" r="2540" b="0"/>
            <wp:docPr id="16426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23972" name=""/>
                    <pic:cNvPicPr/>
                  </pic:nvPicPr>
                  <pic:blipFill>
                    <a:blip r:embed="rId18"/>
                    <a:stretch>
                      <a:fillRect/>
                    </a:stretch>
                  </pic:blipFill>
                  <pic:spPr>
                    <a:xfrm>
                      <a:off x="0" y="0"/>
                      <a:ext cx="5731510" cy="1985645"/>
                    </a:xfrm>
                    <a:prstGeom prst="rect">
                      <a:avLst/>
                    </a:prstGeom>
                  </pic:spPr>
                </pic:pic>
              </a:graphicData>
            </a:graphic>
          </wp:inline>
        </w:drawing>
      </w:r>
    </w:p>
    <w:p w14:paraId="44BD3FF2" w14:textId="5B4C4090" w:rsidR="00061AC7" w:rsidRDefault="00061AC7" w:rsidP="007B0164">
      <w:pPr>
        <w:rPr>
          <w:sz w:val="32"/>
          <w:szCs w:val="32"/>
        </w:rPr>
      </w:pPr>
      <w:r>
        <w:rPr>
          <w:sz w:val="32"/>
          <w:szCs w:val="32"/>
        </w:rPr>
        <w:t>Output:</w:t>
      </w:r>
    </w:p>
    <w:p w14:paraId="4D62DBB3" w14:textId="5F665DB3" w:rsidR="00061AC7" w:rsidRDefault="00061AC7" w:rsidP="007B0164">
      <w:pPr>
        <w:rPr>
          <w:sz w:val="32"/>
          <w:szCs w:val="32"/>
        </w:rPr>
      </w:pPr>
      <w:r w:rsidRPr="00061AC7">
        <w:rPr>
          <w:noProof/>
          <w:sz w:val="32"/>
          <w:szCs w:val="32"/>
        </w:rPr>
        <w:drawing>
          <wp:inline distT="0" distB="0" distL="0" distR="0" wp14:anchorId="75257A5C" wp14:editId="39D40F90">
            <wp:extent cx="5454930" cy="1282766"/>
            <wp:effectExtent l="0" t="0" r="0" b="0"/>
            <wp:docPr id="1615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424" name=""/>
                    <pic:cNvPicPr/>
                  </pic:nvPicPr>
                  <pic:blipFill>
                    <a:blip r:embed="rId19"/>
                    <a:stretch>
                      <a:fillRect/>
                    </a:stretch>
                  </pic:blipFill>
                  <pic:spPr>
                    <a:xfrm>
                      <a:off x="0" y="0"/>
                      <a:ext cx="5454930" cy="1282766"/>
                    </a:xfrm>
                    <a:prstGeom prst="rect">
                      <a:avLst/>
                    </a:prstGeom>
                  </pic:spPr>
                </pic:pic>
              </a:graphicData>
            </a:graphic>
          </wp:inline>
        </w:drawing>
      </w:r>
    </w:p>
    <w:p w14:paraId="37E084D8" w14:textId="78F69133" w:rsidR="00061AC7" w:rsidRDefault="00061AC7" w:rsidP="007B0164">
      <w:pPr>
        <w:rPr>
          <w:sz w:val="32"/>
          <w:szCs w:val="32"/>
        </w:rPr>
      </w:pPr>
      <w:r w:rsidRPr="00061AC7">
        <w:rPr>
          <w:noProof/>
          <w:sz w:val="32"/>
          <w:szCs w:val="32"/>
        </w:rPr>
        <w:drawing>
          <wp:inline distT="0" distB="0" distL="0" distR="0" wp14:anchorId="262D47B1" wp14:editId="32241603">
            <wp:extent cx="5397777" cy="1219263"/>
            <wp:effectExtent l="0" t="0" r="0" b="0"/>
            <wp:docPr id="33173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38284" name=""/>
                    <pic:cNvPicPr/>
                  </pic:nvPicPr>
                  <pic:blipFill>
                    <a:blip r:embed="rId20"/>
                    <a:stretch>
                      <a:fillRect/>
                    </a:stretch>
                  </pic:blipFill>
                  <pic:spPr>
                    <a:xfrm>
                      <a:off x="0" y="0"/>
                      <a:ext cx="5397777" cy="1219263"/>
                    </a:xfrm>
                    <a:prstGeom prst="rect">
                      <a:avLst/>
                    </a:prstGeom>
                  </pic:spPr>
                </pic:pic>
              </a:graphicData>
            </a:graphic>
          </wp:inline>
        </w:drawing>
      </w:r>
    </w:p>
    <w:p w14:paraId="49C8F0A7" w14:textId="4DBB2CF1" w:rsidR="00061AC7" w:rsidRDefault="00061AC7" w:rsidP="007B0164">
      <w:pPr>
        <w:rPr>
          <w:sz w:val="32"/>
          <w:szCs w:val="32"/>
        </w:rPr>
      </w:pPr>
      <w:r>
        <w:rPr>
          <w:sz w:val="32"/>
          <w:szCs w:val="32"/>
        </w:rPr>
        <w:t>Justification:</w:t>
      </w:r>
    </w:p>
    <w:p w14:paraId="4D48C642" w14:textId="5FC53509" w:rsidR="00061AC7" w:rsidRPr="00B47624" w:rsidRDefault="00061AC7" w:rsidP="007B0164">
      <w:pPr>
        <w:rPr>
          <w:sz w:val="32"/>
          <w:szCs w:val="32"/>
        </w:rPr>
      </w:pPr>
      <w:r w:rsidRPr="00061AC7">
        <w:rPr>
          <w:sz w:val="32"/>
          <w:szCs w:val="32"/>
        </w:rPr>
        <w:t>The original AI-generated code was non-inclusive because it linked benefits to gender.</w:t>
      </w:r>
      <w:r w:rsidRPr="00061AC7">
        <w:rPr>
          <w:sz w:val="32"/>
          <w:szCs w:val="32"/>
        </w:rPr>
        <w:br/>
        <w:t>Such assumptions can lead to unfair treatment and bias.</w:t>
      </w:r>
      <w:r w:rsidRPr="00061AC7">
        <w:rPr>
          <w:sz w:val="32"/>
          <w:szCs w:val="32"/>
        </w:rPr>
        <w:br/>
        <w:t>The revised code uses gender-neutral variables and performance-</w:t>
      </w:r>
      <w:r w:rsidRPr="00061AC7">
        <w:rPr>
          <w:sz w:val="32"/>
          <w:szCs w:val="32"/>
        </w:rPr>
        <w:lastRenderedPageBreak/>
        <w:t xml:space="preserve">based </w:t>
      </w:r>
      <w:proofErr w:type="spellStart"/>
      <w:proofErr w:type="gramStart"/>
      <w:r w:rsidRPr="00061AC7">
        <w:rPr>
          <w:sz w:val="32"/>
          <w:szCs w:val="32"/>
        </w:rPr>
        <w:t>logic.This</w:t>
      </w:r>
      <w:proofErr w:type="spellEnd"/>
      <w:proofErr w:type="gramEnd"/>
      <w:r w:rsidRPr="00061AC7">
        <w:rPr>
          <w:sz w:val="32"/>
          <w:szCs w:val="32"/>
        </w:rPr>
        <w:t xml:space="preserve"> promotes fairness, inclusiveness, and ethical software design.</w:t>
      </w:r>
      <w:ins w:id="0" w:author="sharanya reddy" w:date="2026-01-28T12:42:00Z" w16du:dateUtc="2026-01-28T07:12:00Z">
        <w:r w:rsidR="00840456">
          <w:rPr>
            <w:sz w:val="32"/>
            <w:szCs w:val="32"/>
          </w:rPr>
          <w:t xml:space="preserve"> b</w:t>
        </w:r>
      </w:ins>
    </w:p>
    <w:sectPr w:rsidR="00061AC7" w:rsidRPr="00B47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24"/>
    <w:rsid w:val="00061AC7"/>
    <w:rsid w:val="001E37C4"/>
    <w:rsid w:val="0026267E"/>
    <w:rsid w:val="002E6C40"/>
    <w:rsid w:val="00381FC0"/>
    <w:rsid w:val="0038753A"/>
    <w:rsid w:val="00394B0F"/>
    <w:rsid w:val="004B43BE"/>
    <w:rsid w:val="005A0CC5"/>
    <w:rsid w:val="006621E6"/>
    <w:rsid w:val="006D6054"/>
    <w:rsid w:val="007B0164"/>
    <w:rsid w:val="00840456"/>
    <w:rsid w:val="00991D1F"/>
    <w:rsid w:val="009A4C87"/>
    <w:rsid w:val="009D3BDF"/>
    <w:rsid w:val="00AA1032"/>
    <w:rsid w:val="00AB5E79"/>
    <w:rsid w:val="00B47624"/>
    <w:rsid w:val="00C45F2D"/>
    <w:rsid w:val="00E96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7E4B"/>
  <w15:chartTrackingRefBased/>
  <w15:docId w15:val="{1C4FDA2F-D3A9-40CD-A90E-B84B1E0B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624"/>
    <w:rPr>
      <w:rFonts w:eastAsiaTheme="majorEastAsia" w:cstheme="majorBidi"/>
      <w:color w:val="272727" w:themeColor="text1" w:themeTint="D8"/>
    </w:rPr>
  </w:style>
  <w:style w:type="paragraph" w:styleId="Title">
    <w:name w:val="Title"/>
    <w:basedOn w:val="Normal"/>
    <w:next w:val="Normal"/>
    <w:link w:val="TitleChar"/>
    <w:uiPriority w:val="10"/>
    <w:qFormat/>
    <w:rsid w:val="00B4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624"/>
    <w:pPr>
      <w:spacing w:before="160"/>
      <w:jc w:val="center"/>
    </w:pPr>
    <w:rPr>
      <w:i/>
      <w:iCs/>
      <w:color w:val="404040" w:themeColor="text1" w:themeTint="BF"/>
    </w:rPr>
  </w:style>
  <w:style w:type="character" w:customStyle="1" w:styleId="QuoteChar">
    <w:name w:val="Quote Char"/>
    <w:basedOn w:val="DefaultParagraphFont"/>
    <w:link w:val="Quote"/>
    <w:uiPriority w:val="29"/>
    <w:rsid w:val="00B47624"/>
    <w:rPr>
      <w:i/>
      <w:iCs/>
      <w:color w:val="404040" w:themeColor="text1" w:themeTint="BF"/>
    </w:rPr>
  </w:style>
  <w:style w:type="paragraph" w:styleId="ListParagraph">
    <w:name w:val="List Paragraph"/>
    <w:basedOn w:val="Normal"/>
    <w:uiPriority w:val="34"/>
    <w:qFormat/>
    <w:rsid w:val="00B47624"/>
    <w:pPr>
      <w:ind w:left="720"/>
      <w:contextualSpacing/>
    </w:pPr>
  </w:style>
  <w:style w:type="character" w:styleId="IntenseEmphasis">
    <w:name w:val="Intense Emphasis"/>
    <w:basedOn w:val="DefaultParagraphFont"/>
    <w:uiPriority w:val="21"/>
    <w:qFormat/>
    <w:rsid w:val="00B47624"/>
    <w:rPr>
      <w:i/>
      <w:iCs/>
      <w:color w:val="2F5496" w:themeColor="accent1" w:themeShade="BF"/>
    </w:rPr>
  </w:style>
  <w:style w:type="paragraph" w:styleId="IntenseQuote">
    <w:name w:val="Intense Quote"/>
    <w:basedOn w:val="Normal"/>
    <w:next w:val="Normal"/>
    <w:link w:val="IntenseQuoteChar"/>
    <w:uiPriority w:val="30"/>
    <w:qFormat/>
    <w:rsid w:val="00B47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624"/>
    <w:rPr>
      <w:i/>
      <w:iCs/>
      <w:color w:val="2F5496" w:themeColor="accent1" w:themeShade="BF"/>
    </w:rPr>
  </w:style>
  <w:style w:type="character" w:styleId="IntenseReference">
    <w:name w:val="Intense Reference"/>
    <w:basedOn w:val="DefaultParagraphFont"/>
    <w:uiPriority w:val="32"/>
    <w:qFormat/>
    <w:rsid w:val="00B47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sharanya reddy</cp:lastModifiedBy>
  <cp:revision>2</cp:revision>
  <dcterms:created xsi:type="dcterms:W3CDTF">2026-01-28T07:16:00Z</dcterms:created>
  <dcterms:modified xsi:type="dcterms:W3CDTF">2026-01-28T07:16:00Z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c250893b-728c-4ec2-a3b1-f858ca217a29</vt:lpwstr>
  </property>
</Properties>
</file>